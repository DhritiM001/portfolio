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82ECC" w14:textId="1A8E0C80" w:rsidR="00BA0114" w:rsidRDefault="003D3E4B" w:rsidP="003D3E4B">
      <w:pPr>
        <w:spacing w:before="240" w:after="240"/>
        <w:jc w:val="center"/>
        <w:rPr>
          <w:rFonts w:ascii="Times New Roman" w:eastAsia="Roboto" w:hAnsi="Times New Roman" w:cs="Times New Roman"/>
          <w:b/>
          <w:sz w:val="28"/>
          <w:szCs w:val="28"/>
          <w:highlight w:val="white"/>
        </w:rPr>
      </w:pPr>
      <w:r w:rsidRPr="003D3E4B">
        <w:rPr>
          <w:rFonts w:ascii="Times New Roman" w:eastAsia="Roboto" w:hAnsi="Times New Roman" w:cs="Times New Roman"/>
          <w:b/>
          <w:sz w:val="28"/>
          <w:szCs w:val="28"/>
          <w:highlight w:val="white"/>
        </w:rPr>
        <w:t>PANDEMICS: PAST AND PRESENT</w:t>
      </w:r>
    </w:p>
    <w:p w14:paraId="5682434B" w14:textId="3D4F2779" w:rsidR="00523FB4" w:rsidRPr="00523FB4" w:rsidRDefault="00523FB4" w:rsidP="003D3E4B">
      <w:pPr>
        <w:spacing w:before="240" w:after="240"/>
        <w:jc w:val="center"/>
        <w:rPr>
          <w:rFonts w:ascii="Times New Roman" w:eastAsia="Roboto" w:hAnsi="Times New Roman" w:cs="Times New Roman"/>
          <w:bCs/>
          <w:sz w:val="24"/>
          <w:szCs w:val="24"/>
          <w:highlight w:val="white"/>
        </w:rPr>
      </w:pPr>
      <w:r w:rsidRPr="00523FB4">
        <w:rPr>
          <w:rFonts w:ascii="Times New Roman" w:eastAsia="Roboto" w:hAnsi="Times New Roman" w:cs="Times New Roman"/>
          <w:bCs/>
          <w:sz w:val="24"/>
          <w:szCs w:val="24"/>
          <w:highlight w:val="white"/>
        </w:rPr>
        <w:t>(4 min read)</w:t>
      </w:r>
    </w:p>
    <w:p w14:paraId="00000002" w14:textId="0C59F21E"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In this article, we </w:t>
      </w:r>
      <w:r w:rsidR="00BA0114" w:rsidRPr="003D3E4B">
        <w:rPr>
          <w:rFonts w:ascii="Times New Roman" w:hAnsi="Times New Roman" w:cs="Times New Roman"/>
          <w:sz w:val="24"/>
          <w:szCs w:val="24"/>
          <w:highlight w:val="white"/>
        </w:rPr>
        <w:t>look</w:t>
      </w:r>
      <w:r w:rsidRPr="003D3E4B">
        <w:rPr>
          <w:rFonts w:ascii="Times New Roman" w:hAnsi="Times New Roman" w:cs="Times New Roman"/>
          <w:sz w:val="24"/>
          <w:szCs w:val="24"/>
          <w:highlight w:val="white"/>
        </w:rPr>
        <w:t xml:space="preserve"> at two of the most effective </w:t>
      </w:r>
      <w:r w:rsidR="00BA0114" w:rsidRPr="003D3E4B">
        <w:rPr>
          <w:rFonts w:ascii="Times New Roman" w:hAnsi="Times New Roman" w:cs="Times New Roman"/>
          <w:sz w:val="24"/>
          <w:szCs w:val="24"/>
          <w:highlight w:val="white"/>
        </w:rPr>
        <w:t>infograph</w:t>
      </w:r>
      <w:r w:rsidR="008F47CD">
        <w:rPr>
          <w:rFonts w:ascii="Times New Roman" w:hAnsi="Times New Roman" w:cs="Times New Roman"/>
          <w:sz w:val="24"/>
          <w:szCs w:val="24"/>
          <w:highlight w:val="white"/>
        </w:rPr>
        <w:t>ics</w:t>
      </w:r>
      <w:r w:rsidRPr="003D3E4B">
        <w:rPr>
          <w:rFonts w:ascii="Times New Roman" w:hAnsi="Times New Roman" w:cs="Times New Roman"/>
          <w:sz w:val="24"/>
          <w:szCs w:val="24"/>
          <w:highlight w:val="white"/>
        </w:rPr>
        <w:t xml:space="preserve"> we came across during our study of COVID-19. The first one compares most of the pandemics that have taken place since 200AD while the second one shows the basic reproduction rate of those pandemics.</w:t>
      </w:r>
    </w:p>
    <w:p w14:paraId="00000003" w14:textId="091B23BA" w:rsidR="000314C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In the first </w:t>
      </w:r>
      <w:r w:rsidR="00BA0114" w:rsidRPr="003D3E4B">
        <w:rPr>
          <w:rFonts w:ascii="Times New Roman" w:hAnsi="Times New Roman" w:cs="Times New Roman"/>
          <w:sz w:val="24"/>
          <w:szCs w:val="24"/>
          <w:highlight w:val="white"/>
        </w:rPr>
        <w:t>infograph</w:t>
      </w:r>
      <w:r w:rsidR="008F47CD">
        <w:rPr>
          <w:rFonts w:ascii="Times New Roman" w:hAnsi="Times New Roman" w:cs="Times New Roman"/>
          <w:sz w:val="24"/>
          <w:szCs w:val="24"/>
          <w:highlight w:val="white"/>
        </w:rPr>
        <w:t>ics</w:t>
      </w:r>
      <w:r w:rsidRPr="003D3E4B">
        <w:rPr>
          <w:rFonts w:ascii="Times New Roman" w:hAnsi="Times New Roman" w:cs="Times New Roman"/>
          <w:sz w:val="24"/>
          <w:szCs w:val="24"/>
          <w:highlight w:val="white"/>
        </w:rPr>
        <w:t xml:space="preserve">, we see the death toll for every pandemic the world has ever seen. The infectious Coronavirus has resulted in a surging number of cases and death rate all over the world. The world came to a standstill and it shows that pandemic and disaster can destabilize everyday social arrangements and assumptions, and </w:t>
      </w:r>
      <w:r w:rsidR="00C50D45" w:rsidRPr="003D3E4B">
        <w:rPr>
          <w:rFonts w:ascii="Times New Roman" w:hAnsi="Times New Roman" w:cs="Times New Roman"/>
          <w:sz w:val="24"/>
          <w:szCs w:val="24"/>
          <w:highlight w:val="white"/>
        </w:rPr>
        <w:t>catalyst</w:t>
      </w:r>
      <w:r w:rsidRPr="003D3E4B">
        <w:rPr>
          <w:rFonts w:ascii="Times New Roman" w:hAnsi="Times New Roman" w:cs="Times New Roman"/>
          <w:sz w:val="24"/>
          <w:szCs w:val="24"/>
          <w:highlight w:val="white"/>
        </w:rPr>
        <w:t xml:space="preserve"> profound social change Also, we saw that R</w:t>
      </w:r>
      <w:r w:rsidRPr="003D3E4B">
        <w:rPr>
          <w:rFonts w:ascii="Times New Roman" w:hAnsi="Times New Roman" w:cs="Times New Roman"/>
          <w:sz w:val="24"/>
          <w:szCs w:val="24"/>
          <w:highlight w:val="white"/>
          <w:vertAlign w:val="subscript"/>
        </w:rPr>
        <w:t xml:space="preserve">0 </w:t>
      </w:r>
      <w:r w:rsidRPr="003D3E4B">
        <w:rPr>
          <w:rFonts w:ascii="Times New Roman" w:hAnsi="Times New Roman" w:cs="Times New Roman"/>
          <w:sz w:val="24"/>
          <w:szCs w:val="24"/>
          <w:highlight w:val="white"/>
        </w:rPr>
        <w:t xml:space="preserve">of COVID 19 is 2.5. This shows that the need of the hour is to socially distance </w:t>
      </w:r>
      <w:proofErr w:type="gramStart"/>
      <w:r w:rsidR="00334171">
        <w:rPr>
          <w:rFonts w:ascii="Times New Roman" w:hAnsi="Times New Roman" w:cs="Times New Roman"/>
          <w:sz w:val="24"/>
          <w:szCs w:val="24"/>
          <w:highlight w:val="white"/>
        </w:rPr>
        <w:t>ourselves</w:t>
      </w:r>
      <w:proofErr w:type="gramEnd"/>
      <w:r w:rsidR="00334171">
        <w:rPr>
          <w:rFonts w:ascii="Times New Roman" w:hAnsi="Times New Roman" w:cs="Times New Roman"/>
          <w:sz w:val="24"/>
          <w:szCs w:val="24"/>
          <w:highlight w:val="white"/>
        </w:rPr>
        <w:t xml:space="preserve"> and</w:t>
      </w:r>
      <w:r w:rsidR="00334171" w:rsidRPr="003D3E4B">
        <w:rPr>
          <w:rFonts w:ascii="Times New Roman" w:hAnsi="Times New Roman" w:cs="Times New Roman"/>
          <w:sz w:val="24"/>
          <w:szCs w:val="24"/>
          <w:highlight w:val="white"/>
        </w:rPr>
        <w:t xml:space="preserve"> break</w:t>
      </w:r>
      <w:r w:rsidRPr="003D3E4B">
        <w:rPr>
          <w:rFonts w:ascii="Times New Roman" w:hAnsi="Times New Roman" w:cs="Times New Roman"/>
          <w:sz w:val="24"/>
          <w:szCs w:val="24"/>
          <w:highlight w:val="white"/>
        </w:rPr>
        <w:t xml:space="preserve"> the chain of the virus.</w:t>
      </w:r>
    </w:p>
    <w:p w14:paraId="60A385EB" w14:textId="22115AB3" w:rsidR="003D3E4B" w:rsidRDefault="003D3E4B" w:rsidP="003D3E4B">
      <w:pPr>
        <w:spacing w:before="240" w:after="240"/>
        <w:jc w:val="both"/>
        <w:rPr>
          <w:rFonts w:ascii="Times New Roman" w:hAnsi="Times New Roman" w:cs="Times New Roman"/>
          <w:b/>
          <w:bCs/>
          <w:highlight w:val="white"/>
        </w:rPr>
      </w:pPr>
      <w:r w:rsidRPr="003D3E4B">
        <w:rPr>
          <w:rFonts w:ascii="Times New Roman" w:hAnsi="Times New Roman" w:cs="Times New Roman"/>
          <w:b/>
          <w:bCs/>
          <w:highlight w:val="white"/>
        </w:rPr>
        <w:t>Figure 1</w:t>
      </w:r>
    </w:p>
    <w:p w14:paraId="0E9BA31B" w14:textId="4BD8911E" w:rsidR="00C50D45" w:rsidRPr="003D3E4B" w:rsidRDefault="003D3E4B" w:rsidP="003D3E4B">
      <w:pPr>
        <w:spacing w:before="240" w:after="240"/>
        <w:jc w:val="both"/>
        <w:rPr>
          <w:rFonts w:ascii="Times New Roman" w:hAnsi="Times New Roman" w:cs="Times New Roman"/>
          <w:i/>
          <w:iCs/>
          <w:highlight w:val="white"/>
        </w:rPr>
      </w:pPr>
      <w:r>
        <w:rPr>
          <w:rFonts w:ascii="Times New Roman" w:hAnsi="Times New Roman" w:cs="Times New Roman"/>
          <w:i/>
          <w:iCs/>
          <w:highlight w:val="white"/>
        </w:rPr>
        <w:t xml:space="preserve">Timeline of </w:t>
      </w:r>
      <w:r w:rsidR="008F47CD">
        <w:rPr>
          <w:rFonts w:ascii="Times New Roman" w:hAnsi="Times New Roman" w:cs="Times New Roman"/>
          <w:i/>
          <w:iCs/>
          <w:highlight w:val="white"/>
        </w:rPr>
        <w:t xml:space="preserve">the </w:t>
      </w:r>
      <w:r>
        <w:rPr>
          <w:rFonts w:ascii="Times New Roman" w:hAnsi="Times New Roman" w:cs="Times New Roman"/>
          <w:i/>
          <w:iCs/>
          <w:highlight w:val="white"/>
        </w:rPr>
        <w:t>history of pandemics</w:t>
      </w:r>
    </w:p>
    <w:p w14:paraId="00000004" w14:textId="5EC13805" w:rsidR="000314CB" w:rsidRDefault="003D3E4B" w:rsidP="003D3E4B">
      <w:pPr>
        <w:spacing w:before="240"/>
        <w:jc w:val="center"/>
        <w:rPr>
          <w:rFonts w:ascii="Times New Roman" w:hAnsi="Times New Roman" w:cs="Times New Roman"/>
          <w:i/>
          <w:sz w:val="24"/>
          <w:szCs w:val="24"/>
          <w:highlight w:val="white"/>
        </w:rPr>
      </w:pPr>
      <w:r w:rsidRPr="003D3E4B">
        <w:rPr>
          <w:rFonts w:ascii="Times New Roman" w:hAnsi="Times New Roman" w:cs="Times New Roman"/>
          <w:noProof/>
          <w:sz w:val="24"/>
          <w:szCs w:val="24"/>
        </w:rPr>
        <w:drawing>
          <wp:inline distT="0" distB="0" distL="0" distR="0" wp14:anchorId="49DE072B" wp14:editId="49B63B2D">
            <wp:extent cx="4359910" cy="4114800"/>
            <wp:effectExtent l="0" t="0" r="2540" b="0"/>
            <wp:docPr id="3" name="Picture 3"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funne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59910" cy="4114800"/>
                    </a:xfrm>
                    <a:prstGeom prst="rect">
                      <a:avLst/>
                    </a:prstGeom>
                  </pic:spPr>
                </pic:pic>
              </a:graphicData>
            </a:graphic>
          </wp:inline>
        </w:drawing>
      </w:r>
    </w:p>
    <w:p w14:paraId="358EF0E8" w14:textId="17145F9F" w:rsidR="003D3E4B" w:rsidRPr="00B84867" w:rsidRDefault="003D3E4B" w:rsidP="00B84867">
      <w:pPr>
        <w:spacing w:before="240"/>
        <w:rPr>
          <w:rFonts w:ascii="Times New Roman" w:hAnsi="Times New Roman" w:cs="Times New Roman"/>
          <w:i/>
          <w:highlight w:val="white"/>
        </w:rPr>
      </w:pPr>
      <w:r w:rsidRPr="00B84867">
        <w:rPr>
          <w:rFonts w:ascii="Times New Roman" w:hAnsi="Times New Roman" w:cs="Times New Roman"/>
          <w:i/>
          <w:highlight w:val="white"/>
        </w:rPr>
        <w:lastRenderedPageBreak/>
        <w:t xml:space="preserve">Note. </w:t>
      </w:r>
      <w:r w:rsidR="00B84867">
        <w:rPr>
          <w:rStyle w:val="FootnoteReference"/>
          <w:rFonts w:ascii="Times New Roman" w:hAnsi="Times New Roman" w:cs="Times New Roman"/>
          <w:i/>
          <w:highlight w:val="white"/>
        </w:rPr>
        <w:footnoteReference w:id="1"/>
      </w:r>
    </w:p>
    <w:p w14:paraId="00000005" w14:textId="135F4491"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Humanity has faced several other viruses and pandemics over the centuries. While the COVID pandemic is being termed as a threat to all humankind, we thought </w:t>
      </w:r>
      <w:proofErr w:type="gramStart"/>
      <w:r w:rsidRPr="003D3E4B">
        <w:rPr>
          <w:rFonts w:ascii="Times New Roman" w:hAnsi="Times New Roman" w:cs="Times New Roman"/>
          <w:sz w:val="24"/>
          <w:szCs w:val="24"/>
          <w:highlight w:val="white"/>
        </w:rPr>
        <w:t>it'd</w:t>
      </w:r>
      <w:proofErr w:type="gramEnd"/>
      <w:r w:rsidRPr="003D3E4B">
        <w:rPr>
          <w:rFonts w:ascii="Times New Roman" w:hAnsi="Times New Roman" w:cs="Times New Roman"/>
          <w:sz w:val="24"/>
          <w:szCs w:val="24"/>
          <w:highlight w:val="white"/>
        </w:rPr>
        <w:t xml:space="preserve"> be good to look back at all the deadly viruses and epidemics that humans have faced and see if COVID is really "a threat to humanity."</w:t>
      </w:r>
    </w:p>
    <w:p w14:paraId="00000006" w14:textId="20A8CBD6"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This </w:t>
      </w:r>
      <w:r w:rsidR="00C50D45" w:rsidRPr="003D3E4B">
        <w:rPr>
          <w:rFonts w:ascii="Times New Roman" w:hAnsi="Times New Roman" w:cs="Times New Roman"/>
          <w:sz w:val="24"/>
          <w:szCs w:val="24"/>
          <w:highlight w:val="white"/>
        </w:rPr>
        <w:t>visualization</w:t>
      </w:r>
      <w:r w:rsidRPr="003D3E4B">
        <w:rPr>
          <w:rFonts w:ascii="Times New Roman" w:hAnsi="Times New Roman" w:cs="Times New Roman"/>
          <w:sz w:val="24"/>
          <w:szCs w:val="24"/>
          <w:highlight w:val="white"/>
        </w:rPr>
        <w:t xml:space="preserve"> by Visual Capitalist represents the deadliness, i.e., the death toll, of pandemics in human record. The bubonic plague and the smallpox are two of the deadliest pandemics of history causing 200M and 56M </w:t>
      </w:r>
      <w:r w:rsidR="00C50D45" w:rsidRPr="003D3E4B">
        <w:rPr>
          <w:rFonts w:ascii="Times New Roman" w:hAnsi="Times New Roman" w:cs="Times New Roman"/>
          <w:sz w:val="24"/>
          <w:szCs w:val="24"/>
          <w:highlight w:val="white"/>
        </w:rPr>
        <w:t>deaths,</w:t>
      </w:r>
      <w:r w:rsidRPr="003D3E4B">
        <w:rPr>
          <w:rFonts w:ascii="Times New Roman" w:hAnsi="Times New Roman" w:cs="Times New Roman"/>
          <w:sz w:val="24"/>
          <w:szCs w:val="24"/>
          <w:highlight w:val="white"/>
        </w:rPr>
        <w:t xml:space="preserve"> respectively. How many deaths had </w:t>
      </w:r>
      <w:r w:rsidR="00C50D45" w:rsidRPr="003D3E4B">
        <w:rPr>
          <w:rFonts w:ascii="Times New Roman" w:hAnsi="Times New Roman" w:cs="Times New Roman"/>
          <w:sz w:val="24"/>
          <w:szCs w:val="24"/>
          <w:highlight w:val="white"/>
        </w:rPr>
        <w:t>COVID-19</w:t>
      </w:r>
      <w:r w:rsidRPr="003D3E4B">
        <w:rPr>
          <w:rFonts w:ascii="Times New Roman" w:hAnsi="Times New Roman" w:cs="Times New Roman"/>
          <w:sz w:val="24"/>
          <w:szCs w:val="24"/>
          <w:highlight w:val="white"/>
        </w:rPr>
        <w:t xml:space="preserve"> caused as of 29 Sept? A million</w:t>
      </w:r>
      <w:r w:rsidR="00C50D45" w:rsidRPr="003D3E4B">
        <w:rPr>
          <w:rFonts w:ascii="Times New Roman" w:hAnsi="Times New Roman" w:cs="Times New Roman"/>
          <w:sz w:val="24"/>
          <w:szCs w:val="24"/>
          <w:highlight w:val="white"/>
        </w:rPr>
        <w:t>. I</w:t>
      </w:r>
      <w:r w:rsidRPr="003D3E4B">
        <w:rPr>
          <w:rFonts w:ascii="Times New Roman" w:hAnsi="Times New Roman" w:cs="Times New Roman"/>
          <w:sz w:val="24"/>
          <w:szCs w:val="24"/>
          <w:highlight w:val="white"/>
        </w:rPr>
        <w:t>t</w:t>
      </w:r>
      <w:r w:rsidR="00C50D45" w:rsidRPr="003D3E4B">
        <w:rPr>
          <w:rFonts w:ascii="Times New Roman" w:hAnsi="Times New Roman" w:cs="Times New Roman"/>
          <w:sz w:val="24"/>
          <w:szCs w:val="24"/>
          <w:highlight w:val="white"/>
        </w:rPr>
        <w:t xml:space="preserve"> is</w:t>
      </w:r>
      <w:r w:rsidRPr="003D3E4B">
        <w:rPr>
          <w:rFonts w:ascii="Times New Roman" w:hAnsi="Times New Roman" w:cs="Times New Roman"/>
          <w:sz w:val="24"/>
          <w:szCs w:val="24"/>
          <w:highlight w:val="white"/>
        </w:rPr>
        <w:t xml:space="preserve"> not the right time to be questioning humanity's existence. While COVID</w:t>
      </w:r>
      <w:r w:rsidR="00C50D45" w:rsidRPr="003D3E4B">
        <w:rPr>
          <w:rFonts w:ascii="Times New Roman" w:hAnsi="Times New Roman" w:cs="Times New Roman"/>
          <w:sz w:val="24"/>
          <w:szCs w:val="24"/>
          <w:highlight w:val="white"/>
        </w:rPr>
        <w:t xml:space="preserve">- 19 </w:t>
      </w:r>
      <w:r w:rsidRPr="003D3E4B">
        <w:rPr>
          <w:rFonts w:ascii="Times New Roman" w:hAnsi="Times New Roman" w:cs="Times New Roman"/>
          <w:sz w:val="24"/>
          <w:szCs w:val="24"/>
          <w:highlight w:val="white"/>
        </w:rPr>
        <w:t xml:space="preserve">has </w:t>
      </w:r>
      <w:proofErr w:type="gramStart"/>
      <w:r w:rsidRPr="003D3E4B">
        <w:rPr>
          <w:rFonts w:ascii="Times New Roman" w:hAnsi="Times New Roman" w:cs="Times New Roman"/>
          <w:sz w:val="24"/>
          <w:szCs w:val="24"/>
          <w:highlight w:val="white"/>
        </w:rPr>
        <w:t>definitely created</w:t>
      </w:r>
      <w:proofErr w:type="gramEnd"/>
      <w:r w:rsidRPr="003D3E4B">
        <w:rPr>
          <w:rFonts w:ascii="Times New Roman" w:hAnsi="Times New Roman" w:cs="Times New Roman"/>
          <w:sz w:val="24"/>
          <w:szCs w:val="24"/>
          <w:highlight w:val="white"/>
        </w:rPr>
        <w:t xml:space="preserve"> a wave of panic and </w:t>
      </w:r>
      <w:r w:rsidR="008F47CD">
        <w:rPr>
          <w:rFonts w:ascii="Times New Roman" w:hAnsi="Times New Roman" w:cs="Times New Roman"/>
          <w:sz w:val="24"/>
          <w:szCs w:val="24"/>
          <w:highlight w:val="white"/>
        </w:rPr>
        <w:t xml:space="preserve">a </w:t>
      </w:r>
      <w:r w:rsidRPr="003D3E4B">
        <w:rPr>
          <w:rFonts w:ascii="Times New Roman" w:hAnsi="Times New Roman" w:cs="Times New Roman"/>
          <w:sz w:val="24"/>
          <w:szCs w:val="24"/>
          <w:highlight w:val="white"/>
        </w:rPr>
        <w:t xml:space="preserve">sense of fear all around the globe but we, as humans, have endured hazards much more perilous than this. </w:t>
      </w:r>
      <w:r w:rsidR="00C50D45" w:rsidRPr="003D3E4B">
        <w:rPr>
          <w:rFonts w:ascii="Times New Roman" w:hAnsi="Times New Roman" w:cs="Times New Roman"/>
          <w:sz w:val="24"/>
          <w:szCs w:val="24"/>
          <w:highlight w:val="white"/>
        </w:rPr>
        <w:t>There is</w:t>
      </w:r>
      <w:r w:rsidRPr="003D3E4B">
        <w:rPr>
          <w:rFonts w:ascii="Times New Roman" w:hAnsi="Times New Roman" w:cs="Times New Roman"/>
          <w:sz w:val="24"/>
          <w:szCs w:val="24"/>
          <w:highlight w:val="white"/>
        </w:rPr>
        <w:t xml:space="preserve"> no point in questioning science and technology</w:t>
      </w:r>
      <w:r w:rsidR="00C50D45" w:rsidRPr="003D3E4B">
        <w:rPr>
          <w:rFonts w:ascii="Times New Roman" w:hAnsi="Times New Roman" w:cs="Times New Roman"/>
          <w:sz w:val="24"/>
          <w:szCs w:val="24"/>
          <w:highlight w:val="white"/>
        </w:rPr>
        <w:t xml:space="preserve"> this early</w:t>
      </w:r>
      <w:r w:rsidRPr="003D3E4B">
        <w:rPr>
          <w:rFonts w:ascii="Times New Roman" w:hAnsi="Times New Roman" w:cs="Times New Roman"/>
          <w:sz w:val="24"/>
          <w:szCs w:val="24"/>
          <w:highlight w:val="white"/>
        </w:rPr>
        <w:t>.</w:t>
      </w:r>
    </w:p>
    <w:p w14:paraId="00000007" w14:textId="69481779"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Arguments to this statement </w:t>
      </w:r>
      <w:r w:rsidR="00C50D45" w:rsidRPr="003D3E4B">
        <w:rPr>
          <w:rFonts w:ascii="Times New Roman" w:hAnsi="Times New Roman" w:cs="Times New Roman"/>
          <w:sz w:val="24"/>
          <w:szCs w:val="24"/>
          <w:highlight w:val="white"/>
        </w:rPr>
        <w:t>stand</w:t>
      </w:r>
      <w:r w:rsidRPr="003D3E4B">
        <w:rPr>
          <w:rFonts w:ascii="Times New Roman" w:hAnsi="Times New Roman" w:cs="Times New Roman"/>
          <w:sz w:val="24"/>
          <w:szCs w:val="24"/>
          <w:highlight w:val="white"/>
        </w:rPr>
        <w:t>. Back in the years</w:t>
      </w:r>
      <w:r w:rsidR="005B665A">
        <w:rPr>
          <w:rFonts w:ascii="Times New Roman" w:hAnsi="Times New Roman" w:cs="Times New Roman"/>
          <w:sz w:val="24"/>
          <w:szCs w:val="24"/>
          <w:highlight w:val="white"/>
        </w:rPr>
        <w:t>,</w:t>
      </w:r>
      <w:r w:rsidR="00C50D45" w:rsidRPr="003D3E4B">
        <w:rPr>
          <w:rFonts w:ascii="Times New Roman" w:hAnsi="Times New Roman" w:cs="Times New Roman"/>
          <w:sz w:val="24"/>
          <w:szCs w:val="24"/>
          <w:highlight w:val="white"/>
        </w:rPr>
        <w:t xml:space="preserve"> science</w:t>
      </w:r>
      <w:r w:rsidRPr="003D3E4B">
        <w:rPr>
          <w:rFonts w:ascii="Times New Roman" w:hAnsi="Times New Roman" w:cs="Times New Roman"/>
          <w:sz w:val="24"/>
          <w:szCs w:val="24"/>
          <w:highlight w:val="white"/>
        </w:rPr>
        <w:t xml:space="preserve"> and </w:t>
      </w:r>
      <w:r w:rsidR="00C50D45" w:rsidRPr="003D3E4B">
        <w:rPr>
          <w:rFonts w:ascii="Times New Roman" w:hAnsi="Times New Roman" w:cs="Times New Roman"/>
          <w:sz w:val="24"/>
          <w:szCs w:val="24"/>
          <w:highlight w:val="white"/>
        </w:rPr>
        <w:t>technology had</w:t>
      </w:r>
      <w:r w:rsidRPr="003D3E4B">
        <w:rPr>
          <w:rFonts w:ascii="Times New Roman" w:hAnsi="Times New Roman" w:cs="Times New Roman"/>
          <w:sz w:val="24"/>
          <w:szCs w:val="24"/>
          <w:highlight w:val="white"/>
        </w:rPr>
        <w:t xml:space="preserve"> not made significant leaps and did not clai</w:t>
      </w:r>
      <w:r w:rsidR="00C50D45" w:rsidRPr="003D3E4B">
        <w:rPr>
          <w:rFonts w:ascii="Times New Roman" w:hAnsi="Times New Roman" w:cs="Times New Roman"/>
          <w:sz w:val="24"/>
          <w:szCs w:val="24"/>
          <w:highlight w:val="white"/>
        </w:rPr>
        <w:t>m t</w:t>
      </w:r>
      <w:r w:rsidRPr="003D3E4B">
        <w:rPr>
          <w:rFonts w:ascii="Times New Roman" w:hAnsi="Times New Roman" w:cs="Times New Roman"/>
          <w:sz w:val="24"/>
          <w:szCs w:val="24"/>
          <w:highlight w:val="white"/>
        </w:rPr>
        <w:t xml:space="preserve">o be omnipotent </w:t>
      </w:r>
      <w:r w:rsidR="00C50D45" w:rsidRPr="003D3E4B">
        <w:rPr>
          <w:rFonts w:ascii="Times New Roman" w:hAnsi="Times New Roman" w:cs="Times New Roman"/>
          <w:sz w:val="24"/>
          <w:szCs w:val="24"/>
          <w:highlight w:val="white"/>
        </w:rPr>
        <w:t>and advanced</w:t>
      </w:r>
      <w:r w:rsidRPr="003D3E4B">
        <w:rPr>
          <w:rFonts w:ascii="Times New Roman" w:hAnsi="Times New Roman" w:cs="Times New Roman"/>
          <w:sz w:val="24"/>
          <w:szCs w:val="24"/>
          <w:highlight w:val="white"/>
        </w:rPr>
        <w:t xml:space="preserve"> as it does now. Now even though humans claim to know everything about science, they are gasping for revival and upliftment.</w:t>
      </w:r>
    </w:p>
    <w:p w14:paraId="00000008" w14:textId="461A145B"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COVID</w:t>
      </w:r>
      <w:r w:rsidR="00C50D45" w:rsidRPr="003D3E4B">
        <w:rPr>
          <w:rFonts w:ascii="Times New Roman" w:hAnsi="Times New Roman" w:cs="Times New Roman"/>
          <w:sz w:val="24"/>
          <w:szCs w:val="24"/>
          <w:highlight w:val="white"/>
        </w:rPr>
        <w:t>-19</w:t>
      </w:r>
      <w:r w:rsidR="00BA0114" w:rsidRPr="003D3E4B">
        <w:rPr>
          <w:rFonts w:ascii="Times New Roman" w:hAnsi="Times New Roman" w:cs="Times New Roman"/>
          <w:sz w:val="24"/>
          <w:szCs w:val="24"/>
          <w:highlight w:val="white"/>
        </w:rPr>
        <w:t xml:space="preserve"> </w:t>
      </w:r>
      <w:r w:rsidRPr="003D3E4B">
        <w:rPr>
          <w:rFonts w:ascii="Times New Roman" w:hAnsi="Times New Roman" w:cs="Times New Roman"/>
          <w:sz w:val="24"/>
          <w:szCs w:val="24"/>
          <w:highlight w:val="white"/>
        </w:rPr>
        <w:t xml:space="preserve">has </w:t>
      </w:r>
      <w:r w:rsidR="00C50D45" w:rsidRPr="003D3E4B">
        <w:rPr>
          <w:rFonts w:ascii="Times New Roman" w:hAnsi="Times New Roman" w:cs="Times New Roman"/>
          <w:sz w:val="24"/>
          <w:szCs w:val="24"/>
          <w:highlight w:val="white"/>
        </w:rPr>
        <w:t>caused</w:t>
      </w:r>
      <w:r w:rsidRPr="003D3E4B">
        <w:rPr>
          <w:rFonts w:ascii="Times New Roman" w:hAnsi="Times New Roman" w:cs="Times New Roman"/>
          <w:sz w:val="24"/>
          <w:szCs w:val="24"/>
          <w:highlight w:val="white"/>
        </w:rPr>
        <w:t xml:space="preserve"> more deaths than any other virus has</w:t>
      </w:r>
      <w:r w:rsidR="00C50D45" w:rsidRPr="003D3E4B">
        <w:rPr>
          <w:rFonts w:ascii="Times New Roman" w:hAnsi="Times New Roman" w:cs="Times New Roman"/>
          <w:sz w:val="24"/>
          <w:szCs w:val="24"/>
          <w:highlight w:val="white"/>
        </w:rPr>
        <w:t xml:space="preserve"> had</w:t>
      </w:r>
      <w:r w:rsidRPr="003D3E4B">
        <w:rPr>
          <w:rFonts w:ascii="Times New Roman" w:hAnsi="Times New Roman" w:cs="Times New Roman"/>
          <w:sz w:val="24"/>
          <w:szCs w:val="24"/>
          <w:highlight w:val="white"/>
        </w:rPr>
        <w:t xml:space="preserve"> in the 21st century. Keep in </w:t>
      </w:r>
      <w:r w:rsidR="00C50D45" w:rsidRPr="003D3E4B">
        <w:rPr>
          <w:rFonts w:ascii="Times New Roman" w:hAnsi="Times New Roman" w:cs="Times New Roman"/>
          <w:sz w:val="24"/>
          <w:szCs w:val="24"/>
          <w:highlight w:val="white"/>
        </w:rPr>
        <w:t>mind, we</w:t>
      </w:r>
      <w:r w:rsidRPr="003D3E4B">
        <w:rPr>
          <w:rFonts w:ascii="Times New Roman" w:hAnsi="Times New Roman" w:cs="Times New Roman"/>
          <w:sz w:val="24"/>
          <w:szCs w:val="24"/>
          <w:highlight w:val="white"/>
        </w:rPr>
        <w:t xml:space="preserve"> still </w:t>
      </w:r>
      <w:r w:rsidR="00BA0114" w:rsidRPr="003D3E4B">
        <w:rPr>
          <w:rFonts w:ascii="Times New Roman" w:hAnsi="Times New Roman" w:cs="Times New Roman"/>
          <w:sz w:val="24"/>
          <w:szCs w:val="24"/>
          <w:highlight w:val="white"/>
        </w:rPr>
        <w:t>are not</w:t>
      </w:r>
      <w:r w:rsidRPr="003D3E4B">
        <w:rPr>
          <w:rFonts w:ascii="Times New Roman" w:hAnsi="Times New Roman" w:cs="Times New Roman"/>
          <w:sz w:val="24"/>
          <w:szCs w:val="24"/>
          <w:highlight w:val="white"/>
        </w:rPr>
        <w:t xml:space="preserve"> done with it. Time can only tell if </w:t>
      </w:r>
      <w:proofErr w:type="gramStart"/>
      <w:r w:rsidRPr="003D3E4B">
        <w:rPr>
          <w:rFonts w:ascii="Times New Roman" w:hAnsi="Times New Roman" w:cs="Times New Roman"/>
          <w:sz w:val="24"/>
          <w:szCs w:val="24"/>
          <w:highlight w:val="white"/>
        </w:rPr>
        <w:t>it’ll</w:t>
      </w:r>
      <w:proofErr w:type="gramEnd"/>
      <w:r w:rsidRPr="003D3E4B">
        <w:rPr>
          <w:rFonts w:ascii="Times New Roman" w:hAnsi="Times New Roman" w:cs="Times New Roman"/>
          <w:sz w:val="24"/>
          <w:szCs w:val="24"/>
          <w:highlight w:val="white"/>
        </w:rPr>
        <w:t xml:space="preserve"> </w:t>
      </w:r>
      <w:r w:rsidR="00C50D45" w:rsidRPr="003D3E4B">
        <w:rPr>
          <w:rFonts w:ascii="Times New Roman" w:hAnsi="Times New Roman" w:cs="Times New Roman"/>
          <w:sz w:val="24"/>
          <w:szCs w:val="24"/>
          <w:highlight w:val="white"/>
        </w:rPr>
        <w:t>emerge to</w:t>
      </w:r>
      <w:r w:rsidRPr="003D3E4B">
        <w:rPr>
          <w:rFonts w:ascii="Times New Roman" w:hAnsi="Times New Roman" w:cs="Times New Roman"/>
          <w:sz w:val="24"/>
          <w:szCs w:val="24"/>
          <w:highlight w:val="white"/>
        </w:rPr>
        <w:t xml:space="preserve"> be the deadliest virus the world has ever faced. And this is what we seek to question and hopefully, answer through this engaging visualization.</w:t>
      </w:r>
    </w:p>
    <w:p w14:paraId="0000000A" w14:textId="10AA49D0"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This </w:t>
      </w:r>
      <w:r w:rsidR="00C50D45" w:rsidRPr="003D3E4B">
        <w:rPr>
          <w:rFonts w:ascii="Times New Roman" w:hAnsi="Times New Roman" w:cs="Times New Roman"/>
          <w:sz w:val="24"/>
          <w:szCs w:val="24"/>
          <w:highlight w:val="white"/>
        </w:rPr>
        <w:t xml:space="preserve">infographic above is a </w:t>
      </w:r>
      <w:r w:rsidRPr="003D3E4B">
        <w:rPr>
          <w:rFonts w:ascii="Times New Roman" w:hAnsi="Times New Roman" w:cs="Times New Roman"/>
          <w:sz w:val="24"/>
          <w:szCs w:val="24"/>
          <w:highlight w:val="white"/>
        </w:rPr>
        <w:t xml:space="preserve">representation </w:t>
      </w:r>
      <w:r w:rsidR="00C50D45" w:rsidRPr="003D3E4B">
        <w:rPr>
          <w:rFonts w:ascii="Times New Roman" w:hAnsi="Times New Roman" w:cs="Times New Roman"/>
          <w:sz w:val="24"/>
          <w:szCs w:val="24"/>
          <w:highlight w:val="white"/>
        </w:rPr>
        <w:t>of</w:t>
      </w:r>
      <w:r w:rsidRPr="003D3E4B">
        <w:rPr>
          <w:rFonts w:ascii="Times New Roman" w:hAnsi="Times New Roman" w:cs="Times New Roman"/>
          <w:sz w:val="24"/>
          <w:szCs w:val="24"/>
          <w:highlight w:val="white"/>
        </w:rPr>
        <w:t xml:space="preserve"> all the pandemics that have taken place since 200AD. The figures here represent each pandemic and </w:t>
      </w:r>
      <w:r w:rsidR="005B665A">
        <w:rPr>
          <w:rFonts w:ascii="Times New Roman" w:hAnsi="Times New Roman" w:cs="Times New Roman"/>
          <w:sz w:val="24"/>
          <w:szCs w:val="24"/>
          <w:highlight w:val="white"/>
        </w:rPr>
        <w:t>its</w:t>
      </w:r>
      <w:r w:rsidRPr="003D3E4B">
        <w:rPr>
          <w:rFonts w:ascii="Times New Roman" w:hAnsi="Times New Roman" w:cs="Times New Roman"/>
          <w:sz w:val="24"/>
          <w:szCs w:val="24"/>
          <w:highlight w:val="white"/>
        </w:rPr>
        <w:t xml:space="preserve"> size with respect to how many people died due to the disease. It aims to compare the pandemics that have occurred in the past with each other, keeping COVID in focus. Even though COVID does not seem very deadly, we must not forget the fact that COVID has been in existence for just about 9 months while the rest have existed for as long as 40 years.</w:t>
      </w:r>
    </w:p>
    <w:p w14:paraId="0000000B" w14:textId="64FF9015"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We chose this representation because of how effective it is at comparing the pandemics according to their deadliness. It is also visually appealing with the </w:t>
      </w:r>
      <w:r w:rsidR="00BA0114" w:rsidRPr="003D3E4B">
        <w:rPr>
          <w:rFonts w:ascii="Times New Roman" w:hAnsi="Times New Roman" w:cs="Times New Roman"/>
          <w:sz w:val="24"/>
          <w:szCs w:val="24"/>
          <w:highlight w:val="white"/>
        </w:rPr>
        <w:t>color</w:t>
      </w:r>
      <w:r w:rsidRPr="003D3E4B">
        <w:rPr>
          <w:rFonts w:ascii="Times New Roman" w:hAnsi="Times New Roman" w:cs="Times New Roman"/>
          <w:sz w:val="24"/>
          <w:szCs w:val="24"/>
          <w:highlight w:val="white"/>
        </w:rPr>
        <w:t xml:space="preserve"> scheme and layout.</w:t>
      </w:r>
    </w:p>
    <w:p w14:paraId="1EC9845E" w14:textId="77777777" w:rsidR="00B84867" w:rsidRDefault="00B84867" w:rsidP="003D3E4B">
      <w:pPr>
        <w:spacing w:before="240" w:after="240"/>
        <w:jc w:val="both"/>
        <w:rPr>
          <w:rFonts w:ascii="Times New Roman" w:hAnsi="Times New Roman" w:cs="Times New Roman"/>
          <w:sz w:val="24"/>
          <w:szCs w:val="24"/>
        </w:rPr>
      </w:pPr>
    </w:p>
    <w:p w14:paraId="60DD6132" w14:textId="77777777" w:rsidR="00B84867" w:rsidRDefault="00B84867" w:rsidP="003D3E4B">
      <w:pPr>
        <w:spacing w:before="240" w:after="240"/>
        <w:jc w:val="both"/>
        <w:rPr>
          <w:rFonts w:ascii="Times New Roman" w:hAnsi="Times New Roman" w:cs="Times New Roman"/>
          <w:sz w:val="24"/>
          <w:szCs w:val="24"/>
        </w:rPr>
      </w:pPr>
    </w:p>
    <w:p w14:paraId="54A9F0A1" w14:textId="77777777" w:rsidR="00B84867" w:rsidRDefault="00B84867" w:rsidP="003D3E4B">
      <w:pPr>
        <w:spacing w:before="240" w:after="240"/>
        <w:jc w:val="both"/>
        <w:rPr>
          <w:rFonts w:ascii="Times New Roman" w:hAnsi="Times New Roman" w:cs="Times New Roman"/>
          <w:sz w:val="24"/>
          <w:szCs w:val="24"/>
        </w:rPr>
      </w:pPr>
    </w:p>
    <w:p w14:paraId="744A49CC" w14:textId="0B14D952" w:rsidR="00B84867" w:rsidRDefault="00B84867" w:rsidP="003D3E4B">
      <w:pPr>
        <w:spacing w:before="240" w:after="240"/>
        <w:jc w:val="both"/>
        <w:rPr>
          <w:rFonts w:ascii="Times New Roman" w:hAnsi="Times New Roman" w:cs="Times New Roman"/>
          <w:b/>
          <w:bCs/>
        </w:rPr>
      </w:pPr>
      <w:r w:rsidRPr="00B84867">
        <w:rPr>
          <w:rFonts w:ascii="Times New Roman" w:hAnsi="Times New Roman" w:cs="Times New Roman"/>
          <w:b/>
          <w:bCs/>
        </w:rPr>
        <w:t>Figure 2</w:t>
      </w:r>
    </w:p>
    <w:p w14:paraId="39E1C860" w14:textId="106304C5" w:rsidR="00B84867" w:rsidRPr="00B84867" w:rsidRDefault="00B84867" w:rsidP="003D3E4B">
      <w:pPr>
        <w:spacing w:before="240" w:after="240"/>
        <w:jc w:val="both"/>
        <w:rPr>
          <w:rFonts w:ascii="Times New Roman" w:hAnsi="Times New Roman" w:cs="Times New Roman"/>
          <w:i/>
          <w:iCs/>
        </w:rPr>
      </w:pPr>
      <w:r>
        <w:rPr>
          <w:rFonts w:ascii="Times New Roman" w:hAnsi="Times New Roman" w:cs="Times New Roman"/>
          <w:i/>
          <w:iCs/>
        </w:rPr>
        <w:t>Tracking infectiousness using RO</w:t>
      </w:r>
    </w:p>
    <w:p w14:paraId="3732ADFA" w14:textId="16812A8E" w:rsidR="00BA0114" w:rsidRPr="003D3E4B" w:rsidRDefault="00BA0114" w:rsidP="00B84867">
      <w:pPr>
        <w:spacing w:before="240" w:after="240"/>
        <w:jc w:val="center"/>
        <w:rPr>
          <w:rFonts w:ascii="Times New Roman" w:hAnsi="Times New Roman" w:cs="Times New Roman"/>
          <w:sz w:val="24"/>
          <w:szCs w:val="24"/>
          <w:highlight w:val="white"/>
        </w:rPr>
      </w:pPr>
      <w:r w:rsidRPr="003D3E4B">
        <w:rPr>
          <w:rFonts w:ascii="Times New Roman" w:hAnsi="Times New Roman" w:cs="Times New Roman"/>
          <w:noProof/>
          <w:sz w:val="24"/>
          <w:szCs w:val="24"/>
        </w:rPr>
        <w:drawing>
          <wp:inline distT="0" distB="0" distL="0" distR="0" wp14:anchorId="700932AA" wp14:editId="10AE148A">
            <wp:extent cx="4533515" cy="3740150"/>
            <wp:effectExtent l="0" t="0" r="63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8">
                      <a:extLst>
                        <a:ext uri="{28A0092B-C50C-407E-A947-70E740481C1C}">
                          <a14:useLocalDpi xmlns:a14="http://schemas.microsoft.com/office/drawing/2010/main" val="0"/>
                        </a:ext>
                      </a:extLst>
                    </a:blip>
                    <a:srcRect r="1552" b="2067"/>
                    <a:stretch/>
                  </pic:blipFill>
                  <pic:spPr bwMode="auto">
                    <a:xfrm>
                      <a:off x="0" y="0"/>
                      <a:ext cx="4542857" cy="3747857"/>
                    </a:xfrm>
                    <a:prstGeom prst="rect">
                      <a:avLst/>
                    </a:prstGeom>
                    <a:ln>
                      <a:noFill/>
                    </a:ln>
                    <a:extLst>
                      <a:ext uri="{53640926-AAD7-44D8-BBD7-CCE9431645EC}">
                        <a14:shadowObscured xmlns:a14="http://schemas.microsoft.com/office/drawing/2010/main"/>
                      </a:ext>
                    </a:extLst>
                  </pic:spPr>
                </pic:pic>
              </a:graphicData>
            </a:graphic>
          </wp:inline>
        </w:drawing>
      </w:r>
    </w:p>
    <w:p w14:paraId="2088E0CB" w14:textId="3C2805F8" w:rsidR="00B84867" w:rsidRDefault="00B84867" w:rsidP="00B84867">
      <w:pPr>
        <w:spacing w:before="240" w:after="240"/>
        <w:jc w:val="center"/>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Note. </w:t>
      </w:r>
      <w:r>
        <w:rPr>
          <w:rStyle w:val="FootnoteReference"/>
          <w:rFonts w:ascii="Times New Roman" w:hAnsi="Times New Roman" w:cs="Times New Roman"/>
          <w:sz w:val="24"/>
          <w:szCs w:val="24"/>
          <w:highlight w:val="white"/>
        </w:rPr>
        <w:footnoteReference w:id="2"/>
      </w:r>
    </w:p>
    <w:p w14:paraId="0000000D" w14:textId="1E74E79E"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This picture represents </w:t>
      </w:r>
      <w:r w:rsidR="00F8212E">
        <w:rPr>
          <w:rFonts w:ascii="Times New Roman" w:hAnsi="Times New Roman" w:cs="Times New Roman"/>
          <w:sz w:val="24"/>
          <w:szCs w:val="24"/>
          <w:highlight w:val="white"/>
        </w:rPr>
        <w:t xml:space="preserve">the </w:t>
      </w:r>
      <w:r w:rsidRPr="003D3E4B">
        <w:rPr>
          <w:rFonts w:ascii="Times New Roman" w:hAnsi="Times New Roman" w:cs="Times New Roman"/>
          <w:sz w:val="24"/>
          <w:szCs w:val="24"/>
          <w:highlight w:val="white"/>
        </w:rPr>
        <w:t>basic reproduction number</w:t>
      </w:r>
      <w:r w:rsidR="00BA0114" w:rsidRPr="003D3E4B">
        <w:rPr>
          <w:rFonts w:ascii="Times New Roman" w:hAnsi="Times New Roman" w:cs="Times New Roman"/>
          <w:sz w:val="24"/>
          <w:szCs w:val="24"/>
          <w:highlight w:val="white"/>
        </w:rPr>
        <w:t xml:space="preserve">. </w:t>
      </w:r>
      <w:r w:rsidRPr="003D3E4B">
        <w:rPr>
          <w:rFonts w:ascii="Times New Roman" w:hAnsi="Times New Roman" w:cs="Times New Roman"/>
          <w:sz w:val="24"/>
          <w:szCs w:val="24"/>
          <w:highlight w:val="white"/>
        </w:rPr>
        <w:t>Basic reproduction number is used to measure the transmission potential of a disease. It is the average number of secondary infections produced by a typical case of an infection in a population where everyone is susceptible. Let us take an example from the figure itself. R</w:t>
      </w:r>
      <w:r w:rsidRPr="003D3E4B">
        <w:rPr>
          <w:rFonts w:ascii="Times New Roman" w:hAnsi="Times New Roman" w:cs="Times New Roman"/>
          <w:sz w:val="24"/>
          <w:szCs w:val="24"/>
          <w:highlight w:val="white"/>
          <w:vertAlign w:val="subscript"/>
        </w:rPr>
        <w:t>0</w:t>
      </w:r>
      <w:r w:rsidRPr="003D3E4B">
        <w:rPr>
          <w:rFonts w:ascii="Times New Roman" w:hAnsi="Times New Roman" w:cs="Times New Roman"/>
          <w:sz w:val="24"/>
          <w:szCs w:val="24"/>
          <w:highlight w:val="white"/>
        </w:rPr>
        <w:t xml:space="preserve"> of COVID 19 is 2.5. This means on an average one infected person is expected to infect 2.5 other people (R</w:t>
      </w:r>
      <w:r w:rsidRPr="003D3E4B">
        <w:rPr>
          <w:rFonts w:ascii="Times New Roman" w:hAnsi="Times New Roman" w:cs="Times New Roman"/>
          <w:sz w:val="24"/>
          <w:szCs w:val="24"/>
          <w:highlight w:val="white"/>
          <w:vertAlign w:val="subscript"/>
        </w:rPr>
        <w:t>0</w:t>
      </w:r>
      <w:r w:rsidRPr="003D3E4B">
        <w:rPr>
          <w:rFonts w:ascii="Times New Roman" w:hAnsi="Times New Roman" w:cs="Times New Roman"/>
          <w:sz w:val="24"/>
          <w:szCs w:val="24"/>
          <w:highlight w:val="white"/>
        </w:rPr>
        <w:t xml:space="preserve"> excludes new cases produced by the secondary cases.) These figures depend on 3 </w:t>
      </w:r>
      <w:r w:rsidR="00BA0114" w:rsidRPr="003D3E4B">
        <w:rPr>
          <w:rFonts w:ascii="Times New Roman" w:hAnsi="Times New Roman" w:cs="Times New Roman"/>
          <w:sz w:val="24"/>
          <w:szCs w:val="24"/>
          <w:highlight w:val="white"/>
        </w:rPr>
        <w:t>factors: -</w:t>
      </w:r>
    </w:p>
    <w:p w14:paraId="0000000E" w14:textId="77777777"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a) The rate of contacts in the host population</w:t>
      </w:r>
    </w:p>
    <w:p w14:paraId="0000000F" w14:textId="77777777"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b) The probability of infection being transmitted during contact</w:t>
      </w:r>
    </w:p>
    <w:p w14:paraId="00000010" w14:textId="77777777"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c) The duration of infectiousness.</w:t>
      </w:r>
    </w:p>
    <w:p w14:paraId="00000012" w14:textId="0D2E6341" w:rsidR="000314CB" w:rsidRPr="003D3E4B" w:rsidRDefault="00AD7AEC"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 xml:space="preserve">This takes us to the rationale behind social distancing. Social distancing, defined as measures taken to reduce physical contact, is the first line of </w:t>
      </w:r>
      <w:r w:rsidR="00BA0114" w:rsidRPr="003D3E4B">
        <w:rPr>
          <w:rFonts w:ascii="Times New Roman" w:hAnsi="Times New Roman" w:cs="Times New Roman"/>
          <w:sz w:val="24"/>
          <w:szCs w:val="24"/>
          <w:highlight w:val="white"/>
        </w:rPr>
        <w:t>defense</w:t>
      </w:r>
      <w:r w:rsidRPr="003D3E4B">
        <w:rPr>
          <w:rFonts w:ascii="Times New Roman" w:hAnsi="Times New Roman" w:cs="Times New Roman"/>
          <w:sz w:val="24"/>
          <w:szCs w:val="24"/>
          <w:highlight w:val="white"/>
        </w:rPr>
        <w:t xml:space="preserve"> for containing an infectious disease like COVID-19. </w:t>
      </w:r>
      <w:proofErr w:type="gramStart"/>
      <w:r w:rsidRPr="003D3E4B">
        <w:rPr>
          <w:rFonts w:ascii="Times New Roman" w:hAnsi="Times New Roman" w:cs="Times New Roman"/>
          <w:sz w:val="24"/>
          <w:szCs w:val="24"/>
          <w:highlight w:val="white"/>
        </w:rPr>
        <w:t>That’s</w:t>
      </w:r>
      <w:proofErr w:type="gramEnd"/>
      <w:r w:rsidRPr="003D3E4B">
        <w:rPr>
          <w:rFonts w:ascii="Times New Roman" w:hAnsi="Times New Roman" w:cs="Times New Roman"/>
          <w:sz w:val="24"/>
          <w:szCs w:val="24"/>
          <w:highlight w:val="white"/>
        </w:rPr>
        <w:t xml:space="preserve"> because these infections spread when people cough, sneeze, or touch surfaces on which the virus resides.</w:t>
      </w:r>
      <w:ins w:id="0" w:author="YASHVARDHAN JAIN" w:date="2020-11-01T06:59:00Z">
        <w:r w:rsidRPr="003D3E4B">
          <w:rPr>
            <w:rFonts w:ascii="Times New Roman" w:hAnsi="Times New Roman" w:cs="Times New Roman"/>
            <w:sz w:val="24"/>
            <w:szCs w:val="24"/>
            <w:highlight w:val="white"/>
          </w:rPr>
          <w:t xml:space="preserve"> </w:t>
        </w:r>
      </w:ins>
      <w:r w:rsidRPr="003D3E4B">
        <w:rPr>
          <w:rFonts w:ascii="Times New Roman" w:hAnsi="Times New Roman" w:cs="Times New Roman"/>
          <w:sz w:val="24"/>
          <w:szCs w:val="24"/>
          <w:highlight w:val="white"/>
        </w:rPr>
        <w:t>The above estimates are just the results of mathematical estimations. Scientists have various other angles like timing and stimulations</w:t>
      </w:r>
      <w:ins w:id="1" w:author="SOUMIL JAIN" w:date="2020-11-01T07:17:00Z">
        <w:r w:rsidRPr="003D3E4B">
          <w:rPr>
            <w:rFonts w:ascii="Times New Roman" w:hAnsi="Times New Roman" w:cs="Times New Roman"/>
            <w:sz w:val="24"/>
            <w:szCs w:val="24"/>
            <w:highlight w:val="white"/>
          </w:rPr>
          <w:t>.</w:t>
        </w:r>
      </w:ins>
    </w:p>
    <w:p w14:paraId="00000013" w14:textId="77777777" w:rsidR="000314CB" w:rsidRPr="003D3E4B" w:rsidRDefault="00AD7AEC" w:rsidP="003D3E4B">
      <w:pPr>
        <w:spacing w:before="240" w:after="240"/>
        <w:jc w:val="both"/>
        <w:rPr>
          <w:rFonts w:ascii="Times New Roman" w:hAnsi="Times New Roman" w:cs="Times New Roman"/>
          <w:bCs/>
          <w:sz w:val="24"/>
          <w:szCs w:val="24"/>
          <w:highlight w:val="white"/>
        </w:rPr>
      </w:pPr>
      <w:r w:rsidRPr="003D3E4B">
        <w:rPr>
          <w:rFonts w:ascii="Times New Roman" w:hAnsi="Times New Roman" w:cs="Times New Roman"/>
          <w:bCs/>
          <w:sz w:val="24"/>
          <w:szCs w:val="24"/>
          <w:highlight w:val="white"/>
        </w:rPr>
        <w:t>Conclusion</w:t>
      </w:r>
    </w:p>
    <w:p w14:paraId="00000014" w14:textId="5BD7758F" w:rsidR="000314CB" w:rsidRPr="003D3E4B" w:rsidRDefault="00BA0114" w:rsidP="003D3E4B">
      <w:pPr>
        <w:spacing w:before="240" w:after="240"/>
        <w:jc w:val="both"/>
        <w:rPr>
          <w:rFonts w:ascii="Times New Roman" w:hAnsi="Times New Roman" w:cs="Times New Roman"/>
          <w:sz w:val="24"/>
          <w:szCs w:val="24"/>
          <w:highlight w:val="white"/>
        </w:rPr>
      </w:pPr>
      <w:r w:rsidRPr="003D3E4B">
        <w:rPr>
          <w:rFonts w:ascii="Times New Roman" w:hAnsi="Times New Roman" w:cs="Times New Roman"/>
          <w:sz w:val="24"/>
          <w:szCs w:val="24"/>
          <w:highlight w:val="white"/>
        </w:rPr>
        <w:t>By analyzing these two infograph</w:t>
      </w:r>
      <w:r w:rsidR="00F8212E">
        <w:rPr>
          <w:rFonts w:ascii="Times New Roman" w:hAnsi="Times New Roman" w:cs="Times New Roman"/>
          <w:sz w:val="24"/>
          <w:szCs w:val="24"/>
          <w:highlight w:val="white"/>
        </w:rPr>
        <w:t>ics</w:t>
      </w:r>
      <w:r w:rsidRPr="003D3E4B">
        <w:rPr>
          <w:rFonts w:ascii="Times New Roman" w:hAnsi="Times New Roman" w:cs="Times New Roman"/>
          <w:sz w:val="24"/>
          <w:szCs w:val="24"/>
          <w:highlight w:val="white"/>
        </w:rPr>
        <w:t xml:space="preserve"> we </w:t>
      </w:r>
      <w:proofErr w:type="gramStart"/>
      <w:r w:rsidRPr="003D3E4B">
        <w:rPr>
          <w:rFonts w:ascii="Times New Roman" w:hAnsi="Times New Roman" w:cs="Times New Roman"/>
          <w:sz w:val="24"/>
          <w:szCs w:val="24"/>
          <w:highlight w:val="white"/>
        </w:rPr>
        <w:t>come to the conclusion</w:t>
      </w:r>
      <w:proofErr w:type="gramEnd"/>
      <w:r w:rsidRPr="003D3E4B">
        <w:rPr>
          <w:rFonts w:ascii="Times New Roman" w:hAnsi="Times New Roman" w:cs="Times New Roman"/>
          <w:sz w:val="24"/>
          <w:szCs w:val="24"/>
          <w:highlight w:val="white"/>
        </w:rPr>
        <w:t xml:space="preserve"> that </w:t>
      </w:r>
      <w:r w:rsidR="00A86580" w:rsidRPr="003D3E4B">
        <w:rPr>
          <w:rFonts w:ascii="Times New Roman" w:hAnsi="Times New Roman" w:cs="Times New Roman"/>
          <w:sz w:val="24"/>
          <w:szCs w:val="24"/>
          <w:highlight w:val="white"/>
        </w:rPr>
        <w:t>- the</w:t>
      </w:r>
      <w:r w:rsidR="00AD7AEC" w:rsidRPr="003D3E4B">
        <w:rPr>
          <w:rFonts w:ascii="Times New Roman" w:hAnsi="Times New Roman" w:cs="Times New Roman"/>
          <w:sz w:val="24"/>
          <w:szCs w:val="24"/>
          <w:highlight w:val="white"/>
        </w:rPr>
        <w:t xml:space="preserve"> death toll for every pandemic the world has ever seen. The infectious Coronavirus has resulted in a surging number of cases and death rate all over the world. The world came to a standstill and it shows that pandemic and disaster can destabilize everyday social arrangements and </w:t>
      </w:r>
      <w:r w:rsidRPr="003D3E4B">
        <w:rPr>
          <w:rFonts w:ascii="Times New Roman" w:hAnsi="Times New Roman" w:cs="Times New Roman"/>
          <w:sz w:val="24"/>
          <w:szCs w:val="24"/>
          <w:highlight w:val="white"/>
        </w:rPr>
        <w:t>assumptions and</w:t>
      </w:r>
      <w:r w:rsidR="00AD7AEC" w:rsidRPr="003D3E4B">
        <w:rPr>
          <w:rFonts w:ascii="Times New Roman" w:hAnsi="Times New Roman" w:cs="Times New Roman"/>
          <w:sz w:val="24"/>
          <w:szCs w:val="24"/>
          <w:highlight w:val="white"/>
        </w:rPr>
        <w:t xml:space="preserve"> </w:t>
      </w:r>
      <w:r w:rsidRPr="003D3E4B">
        <w:rPr>
          <w:rFonts w:ascii="Times New Roman" w:hAnsi="Times New Roman" w:cs="Times New Roman"/>
          <w:sz w:val="24"/>
          <w:szCs w:val="24"/>
          <w:highlight w:val="white"/>
        </w:rPr>
        <w:t>is a catalyst</w:t>
      </w:r>
      <w:r w:rsidR="00AD7AEC" w:rsidRPr="003D3E4B">
        <w:rPr>
          <w:rFonts w:ascii="Times New Roman" w:hAnsi="Times New Roman" w:cs="Times New Roman"/>
          <w:sz w:val="24"/>
          <w:szCs w:val="24"/>
          <w:highlight w:val="white"/>
        </w:rPr>
        <w:t xml:space="preserve"> </w:t>
      </w:r>
      <w:r w:rsidRPr="003D3E4B">
        <w:rPr>
          <w:rFonts w:ascii="Times New Roman" w:hAnsi="Times New Roman" w:cs="Times New Roman"/>
          <w:sz w:val="24"/>
          <w:szCs w:val="24"/>
          <w:highlight w:val="white"/>
        </w:rPr>
        <w:t xml:space="preserve">to </w:t>
      </w:r>
      <w:r w:rsidR="00AD7AEC" w:rsidRPr="003D3E4B">
        <w:rPr>
          <w:rFonts w:ascii="Times New Roman" w:hAnsi="Times New Roman" w:cs="Times New Roman"/>
          <w:sz w:val="24"/>
          <w:szCs w:val="24"/>
          <w:highlight w:val="white"/>
        </w:rPr>
        <w:t>profound social change</w:t>
      </w:r>
      <w:ins w:id="2" w:author="MAYANKITA SINGH" w:date="2020-11-12T10:42:00Z">
        <w:r w:rsidR="00AD7AEC" w:rsidRPr="003D3E4B">
          <w:rPr>
            <w:rFonts w:ascii="Times New Roman" w:hAnsi="Times New Roman" w:cs="Times New Roman"/>
            <w:sz w:val="24"/>
            <w:szCs w:val="24"/>
            <w:highlight w:val="white"/>
          </w:rPr>
          <w:t>.</w:t>
        </w:r>
      </w:ins>
      <w:r w:rsidR="00AD7AEC" w:rsidRPr="003D3E4B">
        <w:rPr>
          <w:rFonts w:ascii="Times New Roman" w:hAnsi="Times New Roman" w:cs="Times New Roman"/>
          <w:sz w:val="24"/>
          <w:szCs w:val="24"/>
          <w:highlight w:val="white"/>
        </w:rPr>
        <w:t xml:space="preserve"> Also, we saw that R</w:t>
      </w:r>
      <w:r w:rsidR="00AD7AEC" w:rsidRPr="003D3E4B">
        <w:rPr>
          <w:rFonts w:ascii="Times New Roman" w:hAnsi="Times New Roman" w:cs="Times New Roman"/>
          <w:sz w:val="24"/>
          <w:szCs w:val="24"/>
          <w:highlight w:val="white"/>
          <w:vertAlign w:val="subscript"/>
        </w:rPr>
        <w:t>0</w:t>
      </w:r>
      <w:r w:rsidR="00AD7AEC" w:rsidRPr="003D3E4B">
        <w:rPr>
          <w:rFonts w:ascii="Times New Roman" w:hAnsi="Times New Roman" w:cs="Times New Roman"/>
          <w:sz w:val="24"/>
          <w:szCs w:val="24"/>
          <w:highlight w:val="white"/>
        </w:rPr>
        <w:t xml:space="preserve"> of COVID 19 is 2.5. This shows that the need of the hour is to socially distance </w:t>
      </w:r>
      <w:r w:rsidRPr="003D3E4B">
        <w:rPr>
          <w:rFonts w:ascii="Times New Roman" w:hAnsi="Times New Roman" w:cs="Times New Roman"/>
          <w:sz w:val="24"/>
          <w:szCs w:val="24"/>
          <w:highlight w:val="white"/>
        </w:rPr>
        <w:t>we</w:t>
      </w:r>
      <w:r w:rsidR="00AD7AEC" w:rsidRPr="003D3E4B">
        <w:rPr>
          <w:rFonts w:ascii="Times New Roman" w:hAnsi="Times New Roman" w:cs="Times New Roman"/>
          <w:sz w:val="24"/>
          <w:szCs w:val="24"/>
          <w:highlight w:val="white"/>
        </w:rPr>
        <w:t xml:space="preserve"> and break the chain of the virus. One of the main reasons for implementing lockdown in India at an early stage was just this. Reports have shown that if India had not imposed lockdown at that stage, the current situation would have been much worse.</w:t>
      </w:r>
    </w:p>
    <w:p w14:paraId="00000015" w14:textId="79F180E4" w:rsidR="000314CB" w:rsidRPr="003D3E4B" w:rsidRDefault="00523FB4" w:rsidP="003D3E4B">
      <w:pPr>
        <w:spacing w:before="240" w:after="240"/>
        <w:jc w:val="both"/>
        <w:rPr>
          <w:rFonts w:ascii="Times New Roman" w:eastAsia="Montserrat" w:hAnsi="Times New Roman" w:cs="Times New Roman"/>
          <w:sz w:val="24"/>
          <w:szCs w:val="24"/>
          <w:highlight w:val="white"/>
        </w:rPr>
      </w:pPr>
      <w:r>
        <w:rPr>
          <w:rFonts w:ascii="Times New Roman" w:eastAsia="Montserrat" w:hAnsi="Times New Roman" w:cs="Times New Roman"/>
          <w:sz w:val="24"/>
          <w:szCs w:val="24"/>
          <w:highlight w:val="white"/>
        </w:rPr>
        <w:t>TEAM 3</w:t>
      </w:r>
    </w:p>
    <w:sectPr w:rsidR="000314CB" w:rsidRPr="003D3E4B" w:rsidSect="003D3E4B">
      <w:head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E51BA" w14:textId="77777777" w:rsidR="00831E9D" w:rsidRDefault="00831E9D">
      <w:pPr>
        <w:spacing w:line="240" w:lineRule="auto"/>
      </w:pPr>
      <w:r>
        <w:separator/>
      </w:r>
    </w:p>
  </w:endnote>
  <w:endnote w:type="continuationSeparator" w:id="0">
    <w:p w14:paraId="76BBEDFA" w14:textId="77777777" w:rsidR="00831E9D" w:rsidRDefault="00831E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alibri">
    <w:panose1 w:val="020F0502020204030204"/>
    <w:charset w:val="00"/>
    <w:family w:val="swiss"/>
    <w:pitch w:val="variable"/>
    <w:sig w:usb0="E00002FF" w:usb1="4000ACFF" w:usb2="00000001" w:usb3="00000000" w:csb0="0000019F" w:csb1="00000000"/>
  </w:font>
  <w:font w:name="Montserra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8AFA5" w14:textId="77777777" w:rsidR="00831E9D" w:rsidRDefault="00831E9D">
      <w:pPr>
        <w:spacing w:line="240" w:lineRule="auto"/>
      </w:pPr>
      <w:r>
        <w:separator/>
      </w:r>
    </w:p>
  </w:footnote>
  <w:footnote w:type="continuationSeparator" w:id="0">
    <w:p w14:paraId="1BEDCA0C" w14:textId="77777777" w:rsidR="00831E9D" w:rsidRDefault="00831E9D">
      <w:pPr>
        <w:spacing w:line="240" w:lineRule="auto"/>
      </w:pPr>
      <w:r>
        <w:continuationSeparator/>
      </w:r>
    </w:p>
  </w:footnote>
  <w:footnote w:id="1">
    <w:p w14:paraId="03A50E5D" w14:textId="3CB4BA3F" w:rsidR="00B84867" w:rsidRPr="00777C54" w:rsidRDefault="00B84867">
      <w:pPr>
        <w:pStyle w:val="FootnoteText"/>
        <w:rPr>
          <w:rFonts w:asciiTheme="majorHAnsi" w:hAnsiTheme="majorHAnsi" w:cstheme="majorHAnsi"/>
          <w:lang w:val="en-US"/>
        </w:rPr>
      </w:pPr>
      <w:r w:rsidRPr="00B84867">
        <w:rPr>
          <w:rStyle w:val="FootnoteReference"/>
          <w:rFonts w:asciiTheme="majorHAnsi" w:hAnsiTheme="majorHAnsi" w:cstheme="majorHAnsi"/>
        </w:rPr>
        <w:footnoteRef/>
      </w:r>
      <w:r w:rsidRPr="00B84867">
        <w:rPr>
          <w:rStyle w:val="FootnoteReference"/>
          <w:rFonts w:asciiTheme="majorHAnsi" w:hAnsiTheme="majorHAnsi" w:cstheme="majorHAnsi"/>
        </w:rPr>
        <w:footnoteRef/>
      </w:r>
      <w:r>
        <w:rPr>
          <w:rFonts w:asciiTheme="majorHAnsi" w:hAnsiTheme="majorHAnsi" w:cstheme="majorHAnsi"/>
        </w:rPr>
        <w:t xml:space="preserve"> </w:t>
      </w:r>
      <w:sdt>
        <w:sdtPr>
          <w:rPr>
            <w:rFonts w:asciiTheme="majorHAnsi" w:hAnsiTheme="majorHAnsi" w:cstheme="majorHAnsi"/>
          </w:rPr>
          <w:id w:val="1842426428"/>
          <w:citation/>
        </w:sdtPr>
        <w:sdtContent>
          <w:r w:rsidR="00777C54">
            <w:rPr>
              <w:rFonts w:asciiTheme="majorHAnsi" w:hAnsiTheme="majorHAnsi" w:cstheme="majorHAnsi"/>
            </w:rPr>
            <w:fldChar w:fldCharType="begin"/>
          </w:r>
          <w:r w:rsidR="00777C54">
            <w:rPr>
              <w:rFonts w:asciiTheme="majorHAnsi" w:hAnsiTheme="majorHAnsi" w:cstheme="majorHAnsi"/>
              <w:lang w:val="en-US"/>
            </w:rPr>
            <w:instrText xml:space="preserve"> CITATION Nic20 \l 1033 </w:instrText>
          </w:r>
          <w:r w:rsidR="00777C54">
            <w:rPr>
              <w:rFonts w:asciiTheme="majorHAnsi" w:hAnsiTheme="majorHAnsi" w:cstheme="majorHAnsi"/>
            </w:rPr>
            <w:fldChar w:fldCharType="separate"/>
          </w:r>
          <w:r w:rsidR="00777C54" w:rsidRPr="00777C54">
            <w:rPr>
              <w:rFonts w:asciiTheme="majorHAnsi" w:hAnsiTheme="majorHAnsi" w:cstheme="majorHAnsi"/>
              <w:noProof/>
              <w:lang w:val="en-US"/>
            </w:rPr>
            <w:t>(LePan, 2020)</w:t>
          </w:r>
          <w:r w:rsidR="00777C54">
            <w:rPr>
              <w:rFonts w:asciiTheme="majorHAnsi" w:hAnsiTheme="majorHAnsi" w:cstheme="majorHAnsi"/>
            </w:rPr>
            <w:fldChar w:fldCharType="end"/>
          </w:r>
        </w:sdtContent>
      </w:sdt>
      <w:r w:rsidR="00777C54">
        <w:rPr>
          <w:rFonts w:asciiTheme="majorHAnsi" w:hAnsiTheme="majorHAnsi" w:cstheme="majorHAnsi"/>
        </w:rPr>
        <w:t xml:space="preserve">. </w:t>
      </w:r>
      <w:r w:rsidRPr="00777C54">
        <w:rPr>
          <w:rFonts w:asciiTheme="majorHAnsi" w:hAnsiTheme="majorHAnsi" w:cstheme="majorHAnsi"/>
        </w:rPr>
        <w:t xml:space="preserve">Visualizing the History of Pandemics. Visual Capitalist </w:t>
      </w:r>
      <w:hyperlink r:id="rId1" w:history="1">
        <w:r w:rsidRPr="00777C54">
          <w:rPr>
            <w:rStyle w:val="Hyperlink"/>
            <w:rFonts w:asciiTheme="majorHAnsi" w:hAnsiTheme="majorHAnsi" w:cstheme="majorHAnsi"/>
          </w:rPr>
          <w:t>https://www.visualcapita</w:t>
        </w:r>
        <w:r w:rsidRPr="00777C54">
          <w:rPr>
            <w:rStyle w:val="Hyperlink"/>
            <w:rFonts w:asciiTheme="majorHAnsi" w:hAnsiTheme="majorHAnsi" w:cstheme="majorHAnsi"/>
          </w:rPr>
          <w:t>l</w:t>
        </w:r>
        <w:r w:rsidRPr="00777C54">
          <w:rPr>
            <w:rStyle w:val="Hyperlink"/>
            <w:rFonts w:asciiTheme="majorHAnsi" w:hAnsiTheme="majorHAnsi" w:cstheme="majorHAnsi"/>
          </w:rPr>
          <w:t>ist.com/history-of-pandemics-deadliest/</w:t>
        </w:r>
      </w:hyperlink>
      <w:r w:rsidRPr="00777C54">
        <w:rPr>
          <w:rFonts w:asciiTheme="majorHAnsi" w:hAnsiTheme="majorHAnsi" w:cstheme="majorHAnsi"/>
        </w:rPr>
        <w:t xml:space="preserve"> </w:t>
      </w:r>
    </w:p>
  </w:footnote>
  <w:footnote w:id="2">
    <w:p w14:paraId="6679C1D3" w14:textId="3937D973" w:rsidR="00B84867" w:rsidRPr="00777C54" w:rsidRDefault="00B84867">
      <w:pPr>
        <w:pStyle w:val="FootnoteText"/>
        <w:rPr>
          <w:rFonts w:asciiTheme="majorHAnsi" w:hAnsiTheme="majorHAnsi" w:cstheme="majorHAnsi"/>
          <w:lang w:val="en-US"/>
        </w:rPr>
      </w:pPr>
      <w:r w:rsidRPr="00777C54">
        <w:rPr>
          <w:rStyle w:val="FootnoteReference"/>
          <w:rFonts w:asciiTheme="majorHAnsi" w:hAnsiTheme="majorHAnsi" w:cstheme="majorHAnsi"/>
        </w:rPr>
        <w:footnoteRef/>
      </w:r>
      <w:r w:rsidRPr="00777C54">
        <w:rPr>
          <w:rFonts w:asciiTheme="majorHAnsi" w:hAnsiTheme="majorHAnsi" w:cstheme="majorHAnsi"/>
        </w:rPr>
        <w:t xml:space="preserve"> </w:t>
      </w:r>
      <w:sdt>
        <w:sdtPr>
          <w:rPr>
            <w:rFonts w:asciiTheme="majorHAnsi" w:hAnsiTheme="majorHAnsi" w:cstheme="majorHAnsi"/>
          </w:rPr>
          <w:id w:val="-1906671662"/>
          <w:citation/>
        </w:sdtPr>
        <w:sdtContent>
          <w:r w:rsidR="00777C54" w:rsidRPr="00777C54">
            <w:rPr>
              <w:rFonts w:asciiTheme="majorHAnsi" w:hAnsiTheme="majorHAnsi" w:cstheme="majorHAnsi"/>
            </w:rPr>
            <w:fldChar w:fldCharType="begin"/>
          </w:r>
          <w:r w:rsidR="00777C54" w:rsidRPr="00777C54">
            <w:rPr>
              <w:rFonts w:asciiTheme="majorHAnsi" w:hAnsiTheme="majorHAnsi" w:cstheme="majorHAnsi"/>
              <w:lang w:val="en-US"/>
            </w:rPr>
            <w:instrText xml:space="preserve"> CITATION Nic20 \l 1033 </w:instrText>
          </w:r>
          <w:r w:rsidR="00777C54" w:rsidRPr="00777C54">
            <w:rPr>
              <w:rFonts w:asciiTheme="majorHAnsi" w:hAnsiTheme="majorHAnsi" w:cstheme="majorHAnsi"/>
            </w:rPr>
            <w:fldChar w:fldCharType="separate"/>
          </w:r>
          <w:r w:rsidR="00777C54" w:rsidRPr="00777C54">
            <w:rPr>
              <w:rFonts w:asciiTheme="majorHAnsi" w:hAnsiTheme="majorHAnsi" w:cstheme="majorHAnsi"/>
              <w:noProof/>
              <w:lang w:val="en-US"/>
            </w:rPr>
            <w:t>(LePan, 2020)</w:t>
          </w:r>
          <w:r w:rsidR="00777C54" w:rsidRPr="00777C54">
            <w:rPr>
              <w:rFonts w:asciiTheme="majorHAnsi" w:hAnsiTheme="majorHAnsi" w:cstheme="majorHAnsi"/>
            </w:rPr>
            <w:fldChar w:fldCharType="end"/>
          </w:r>
        </w:sdtContent>
      </w:sdt>
      <w:r w:rsidRPr="00777C54">
        <w:rPr>
          <w:rFonts w:asciiTheme="majorHAnsi" w:hAnsiTheme="majorHAnsi" w:cstheme="majorHAnsi"/>
        </w:rPr>
        <w:t xml:space="preserve"> </w:t>
      </w:r>
      <w:r w:rsidR="00777C54" w:rsidRPr="00777C54">
        <w:rPr>
          <w:rFonts w:asciiTheme="majorHAnsi" w:hAnsiTheme="majorHAnsi" w:cstheme="majorHAnsi"/>
        </w:rPr>
        <w:t xml:space="preserve">. </w:t>
      </w:r>
      <w:r w:rsidRPr="00777C54">
        <w:rPr>
          <w:rFonts w:asciiTheme="majorHAnsi" w:hAnsiTheme="majorHAnsi" w:cstheme="majorHAnsi"/>
        </w:rPr>
        <w:t xml:space="preserve">A visual history of pandemics. World Economic Forum </w:t>
      </w:r>
      <w:hyperlink r:id="rId2" w:history="1">
        <w:r w:rsidR="00523FB4" w:rsidRPr="00777C54">
          <w:rPr>
            <w:rStyle w:val="Hyperlink"/>
            <w:rFonts w:asciiTheme="majorHAnsi" w:hAnsiTheme="majorHAnsi" w:cstheme="majorHAnsi"/>
          </w:rPr>
          <w:t>https://www.weforum.org/agenda/2020/03/a-visual-history-of-pandemics</w:t>
        </w:r>
      </w:hyperlink>
      <w:r w:rsidRPr="00777C54">
        <w:rPr>
          <w:rFonts w:asciiTheme="majorHAnsi" w:hAnsiTheme="majorHAnsi" w:cstheme="majorHAnsi"/>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371256"/>
      <w:docPartObj>
        <w:docPartGallery w:val="Page Numbers (Top of Page)"/>
        <w:docPartUnique/>
      </w:docPartObj>
    </w:sdtPr>
    <w:sdtEndPr>
      <w:rPr>
        <w:noProof/>
      </w:rPr>
    </w:sdtEndPr>
    <w:sdtContent>
      <w:p w14:paraId="54DE302B" w14:textId="4C0959D0" w:rsidR="003D3E4B" w:rsidRDefault="003D3E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000016" w14:textId="1A4C5971" w:rsidR="000314CB" w:rsidRDefault="003D3E4B">
    <w:r>
      <w:t>PANDEMICS: PAST AND PRESENT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4CB"/>
    <w:rsid w:val="000314CB"/>
    <w:rsid w:val="00315538"/>
    <w:rsid w:val="00334171"/>
    <w:rsid w:val="003D3E4B"/>
    <w:rsid w:val="00523FB4"/>
    <w:rsid w:val="005B665A"/>
    <w:rsid w:val="006A542E"/>
    <w:rsid w:val="00777C54"/>
    <w:rsid w:val="00831E9D"/>
    <w:rsid w:val="008F47CD"/>
    <w:rsid w:val="00A86580"/>
    <w:rsid w:val="00AD7AEC"/>
    <w:rsid w:val="00B103DC"/>
    <w:rsid w:val="00B84867"/>
    <w:rsid w:val="00BA0114"/>
    <w:rsid w:val="00C50D45"/>
    <w:rsid w:val="00DF3C11"/>
    <w:rsid w:val="00F16451"/>
    <w:rsid w:val="00F82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A8F07"/>
  <w15:docId w15:val="{41393439-D24D-4B6C-B7C3-DBE3318F4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0D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D45"/>
    <w:rPr>
      <w:rFonts w:ascii="Segoe UI" w:hAnsi="Segoe UI" w:cs="Segoe UI"/>
      <w:sz w:val="18"/>
      <w:szCs w:val="18"/>
    </w:rPr>
  </w:style>
  <w:style w:type="paragraph" w:styleId="Header">
    <w:name w:val="header"/>
    <w:basedOn w:val="Normal"/>
    <w:link w:val="HeaderChar"/>
    <w:uiPriority w:val="99"/>
    <w:unhideWhenUsed/>
    <w:rsid w:val="003D3E4B"/>
    <w:pPr>
      <w:tabs>
        <w:tab w:val="center" w:pos="4513"/>
        <w:tab w:val="right" w:pos="9026"/>
      </w:tabs>
      <w:spacing w:line="240" w:lineRule="auto"/>
    </w:pPr>
  </w:style>
  <w:style w:type="character" w:customStyle="1" w:styleId="HeaderChar">
    <w:name w:val="Header Char"/>
    <w:basedOn w:val="DefaultParagraphFont"/>
    <w:link w:val="Header"/>
    <w:uiPriority w:val="99"/>
    <w:rsid w:val="003D3E4B"/>
  </w:style>
  <w:style w:type="paragraph" w:styleId="Footer">
    <w:name w:val="footer"/>
    <w:basedOn w:val="Normal"/>
    <w:link w:val="FooterChar"/>
    <w:uiPriority w:val="99"/>
    <w:unhideWhenUsed/>
    <w:rsid w:val="003D3E4B"/>
    <w:pPr>
      <w:tabs>
        <w:tab w:val="center" w:pos="4513"/>
        <w:tab w:val="right" w:pos="9026"/>
      </w:tabs>
      <w:spacing w:line="240" w:lineRule="auto"/>
    </w:pPr>
  </w:style>
  <w:style w:type="character" w:customStyle="1" w:styleId="FooterChar">
    <w:name w:val="Footer Char"/>
    <w:basedOn w:val="DefaultParagraphFont"/>
    <w:link w:val="Footer"/>
    <w:uiPriority w:val="99"/>
    <w:rsid w:val="003D3E4B"/>
  </w:style>
  <w:style w:type="paragraph" w:styleId="FootnoteText">
    <w:name w:val="footnote text"/>
    <w:basedOn w:val="Normal"/>
    <w:link w:val="FootnoteTextChar"/>
    <w:uiPriority w:val="99"/>
    <w:semiHidden/>
    <w:unhideWhenUsed/>
    <w:rsid w:val="00B84867"/>
    <w:pPr>
      <w:spacing w:line="240" w:lineRule="auto"/>
    </w:pPr>
    <w:rPr>
      <w:sz w:val="20"/>
      <w:szCs w:val="20"/>
    </w:rPr>
  </w:style>
  <w:style w:type="character" w:customStyle="1" w:styleId="FootnoteTextChar">
    <w:name w:val="Footnote Text Char"/>
    <w:basedOn w:val="DefaultParagraphFont"/>
    <w:link w:val="FootnoteText"/>
    <w:uiPriority w:val="99"/>
    <w:semiHidden/>
    <w:rsid w:val="00B84867"/>
    <w:rPr>
      <w:sz w:val="20"/>
      <w:szCs w:val="20"/>
    </w:rPr>
  </w:style>
  <w:style w:type="character" w:styleId="FootnoteReference">
    <w:name w:val="footnote reference"/>
    <w:basedOn w:val="DefaultParagraphFont"/>
    <w:uiPriority w:val="99"/>
    <w:semiHidden/>
    <w:unhideWhenUsed/>
    <w:rsid w:val="00B84867"/>
    <w:rPr>
      <w:vertAlign w:val="superscript"/>
    </w:rPr>
  </w:style>
  <w:style w:type="character" w:styleId="Hyperlink">
    <w:name w:val="Hyperlink"/>
    <w:basedOn w:val="DefaultParagraphFont"/>
    <w:uiPriority w:val="99"/>
    <w:unhideWhenUsed/>
    <w:rsid w:val="00B84867"/>
    <w:rPr>
      <w:color w:val="0000FF" w:themeColor="hyperlink"/>
      <w:u w:val="single"/>
    </w:rPr>
  </w:style>
  <w:style w:type="character" w:styleId="UnresolvedMention">
    <w:name w:val="Unresolved Mention"/>
    <w:basedOn w:val="DefaultParagraphFont"/>
    <w:uiPriority w:val="99"/>
    <w:semiHidden/>
    <w:unhideWhenUsed/>
    <w:rsid w:val="00B84867"/>
    <w:rPr>
      <w:color w:val="605E5C"/>
      <w:shd w:val="clear" w:color="auto" w:fill="E1DFDD"/>
    </w:rPr>
  </w:style>
  <w:style w:type="character" w:styleId="FollowedHyperlink">
    <w:name w:val="FollowedHyperlink"/>
    <w:basedOn w:val="DefaultParagraphFont"/>
    <w:uiPriority w:val="99"/>
    <w:semiHidden/>
    <w:unhideWhenUsed/>
    <w:rsid w:val="00777C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33999">
      <w:bodyDiv w:val="1"/>
      <w:marLeft w:val="0"/>
      <w:marRight w:val="0"/>
      <w:marTop w:val="0"/>
      <w:marBottom w:val="0"/>
      <w:divBdr>
        <w:top w:val="none" w:sz="0" w:space="0" w:color="auto"/>
        <w:left w:val="none" w:sz="0" w:space="0" w:color="auto"/>
        <w:bottom w:val="none" w:sz="0" w:space="0" w:color="auto"/>
        <w:right w:val="none" w:sz="0" w:space="0" w:color="auto"/>
      </w:divBdr>
    </w:div>
    <w:div w:id="997072568">
      <w:bodyDiv w:val="1"/>
      <w:marLeft w:val="0"/>
      <w:marRight w:val="0"/>
      <w:marTop w:val="0"/>
      <w:marBottom w:val="0"/>
      <w:divBdr>
        <w:top w:val="none" w:sz="0" w:space="0" w:color="auto"/>
        <w:left w:val="none" w:sz="0" w:space="0" w:color="auto"/>
        <w:bottom w:val="none" w:sz="0" w:space="0" w:color="auto"/>
        <w:right w:val="none" w:sz="0" w:space="0" w:color="auto"/>
      </w:divBdr>
    </w:div>
    <w:div w:id="1589534107">
      <w:bodyDiv w:val="1"/>
      <w:marLeft w:val="0"/>
      <w:marRight w:val="0"/>
      <w:marTop w:val="0"/>
      <w:marBottom w:val="0"/>
      <w:divBdr>
        <w:top w:val="none" w:sz="0" w:space="0" w:color="auto"/>
        <w:left w:val="none" w:sz="0" w:space="0" w:color="auto"/>
        <w:bottom w:val="none" w:sz="0" w:space="0" w:color="auto"/>
        <w:right w:val="none" w:sz="0" w:space="0" w:color="auto"/>
      </w:divBdr>
    </w:div>
    <w:div w:id="1602563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weforum.org/agenda/2020/03/a-visual-history-of-pandemics" TargetMode="External"/><Relationship Id="rId1" Type="http://schemas.openxmlformats.org/officeDocument/2006/relationships/hyperlink" Target="https://www.visualcapitalist.com/history-of-pandemics-deadli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Nic20</b:Tag>
    <b:SourceType>DocumentFromInternetSite</b:SourceType>
    <b:Guid>{3FA0D7CA-4DC6-422D-80E8-BB9497F0AD5F}</b:Guid>
    <b:Title>Visual Capitalist</b:Title>
    <b:Year>2020</b:Year>
    <b:Author>
      <b:Author>
        <b:NameList>
          <b:Person>
            <b:Last>LePan</b:Last>
            <b:First>Nicholas</b:First>
          </b:Person>
        </b:NameList>
      </b:Author>
    </b:Author>
    <b:Month>March</b:Month>
    <b:Day>14</b:Day>
    <b:URL>https://www.visualcapitalist.com/history-of-pandemics-deadliest/</b:URL>
    <b:RefOrder>1</b:RefOrder>
  </b:Source>
</b:Sources>
</file>

<file path=customXml/itemProps1.xml><?xml version="1.0" encoding="utf-8"?>
<ds:datastoreItem xmlns:ds="http://schemas.openxmlformats.org/officeDocument/2006/customXml" ds:itemID="{1B6DF4C8-BD7B-4845-B830-EB02D7BB1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Dhriti Malik</dc:creator>
  <cp:lastModifiedBy>Dhriti Malik</cp:lastModifiedBy>
  <cp:revision>2</cp:revision>
  <cp:lastPrinted>2020-11-22T07:13:00Z</cp:lastPrinted>
  <dcterms:created xsi:type="dcterms:W3CDTF">2021-03-10T11:16:00Z</dcterms:created>
  <dcterms:modified xsi:type="dcterms:W3CDTF">2021-03-10T11:16:00Z</dcterms:modified>
</cp:coreProperties>
</file>